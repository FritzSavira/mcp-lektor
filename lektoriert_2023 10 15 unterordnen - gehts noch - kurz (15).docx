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EF46" w14:textId="77777777" w:rsidR="007D22BB" w:rsidRDefault="007D22BB" w:rsidP="005D4E89">
      <w:pPr>
        <w:spacing w:line="360" w:lineRule="auto"/>
        <w:ind w:left="426"/>
        <w:rPr>
          <w:rFonts w:cstheme="minorHAnsi"/>
          <w:sz w:val="24"/>
          <w:szCs w:val="24"/>
        </w:rPr>
      </w:pPr>
    </w:p>
    <w:p w14:paraId="286B20FF" w14:textId="47D6A258" w:rsidR="00F46BE0" w:rsidRPr="001864AB" w:rsidRDefault="00F46BE0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Vier Worte. </w:t>
      </w:r>
      <w:r>
        <w:rPr>
          <w:rFonts w:cstheme="minorHAnsi"/>
          <w:sz w:val="24"/>
          <w:szCs w:val="24"/>
        </w:rPr>
        <w:t xml:space="preserve">Mehr braucht es nicht für den heutigen </w:t>
      </w:r>
      <w:del w:id="3016" w:author="MCP-Lektor-Auto" w:date="2026-03-07T00:42:46Z">
        <w:r>
          <w:rPr>
            <w:rFonts w:cstheme="minorHAnsi"/>
            <w:sz w:val="24"/>
            <w:szCs w:val="24"/>
          </w:rPr>
          <w:delText xml:space="preserve">Predigttext</w:delText>
        </w:r>
      </w:del>
      <w:ins w:id="3017" w:author="MCP-Lektor-Auto" w:date="2026-03-07T00:42:46Z">
        <w:r>
          <w:rPr>
            <w:rFonts w:cstheme="minorHAnsi"/>
            <w:sz w:val="24"/>
            <w:szCs w:val="24"/>
          </w:rPr>
          <w:t xml:space="preserve">Predigttext.</w:t>
        </w:r>
      </w:ins>
      <w:r>
        <w:rPr>
          <w:rFonts w:cstheme="minorHAnsi"/>
          <w:sz w:val="24"/>
          <w:szCs w:val="24"/>
        </w:rPr>
        <w:t xml:space="preserve">.</w:t>
      </w:r>
      <w:commentRangeStart w:id="9"/>
      <w:commentRangeEnd w:id="9"/>
      <w:r>
        <w:rPr>
          <w:rStyle w:val="Kommentarzeichen"/>
        </w:rPr>
        <w:commentReference w:id="9"/>
      </w:r>
    </w:p>
    <w:p w14:paraId="37BD6277" w14:textId="69CD1C4E" w:rsidR="008141BB" w:rsidRPr="001864AB" w:rsidRDefault="00FA2FE0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del w:id="3014" w:author="MCP-Lektor-Auto" w:date="2026-03-07T00:42:46Z">
        <w:r>
          <w:rPr>
            <w:rFonts w:cstheme="minorHAnsi"/>
            <w:sz w:val="24"/>
            <w:szCs w:val="24"/>
          </w:rPr>
          <w:delText xml:space="preserve">„</w:delText>
        </w:r>
      </w:del>
      <w:ins w:id="3015" w:author="MCP-Lektor-Auto" w:date="2026-03-07T00:42:46Z">
        <w:r>
          <w:rPr>
            <w:rFonts w:cstheme="minorHAnsi"/>
            <w:sz w:val="24"/>
            <w:szCs w:val="24"/>
          </w:rPr>
          <w:t xml:space="preserve">„</w:t>
        </w:r>
      </w:ins>
      <w:r>
        <w:rPr>
          <w:rFonts w:cstheme="minorHAnsi"/>
          <w:sz w:val="24"/>
          <w:szCs w:val="24"/>
        </w:rPr>
        <w:t xml:space="preserve">Ordnet euch einander unter …“ Epheser 5, 21a</w:t>
      </w:r>
      <w:commentRangeStart w:id="8"/>
      <w:commentRangeEnd w:id="8"/>
      <w:r>
        <w:rPr>
          <w:rStyle w:val="Kommentarzeichen"/>
        </w:rPr>
        <w:commentReference w:id="8"/>
      </w:r>
    </w:p>
    <w:p w14:paraId="1631D2DF" w14:textId="4F187946" w:rsidR="00793500" w:rsidRPr="001864AB" w:rsidRDefault="004B3FCA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Der Schriftsteller Mark Twain sagte einmal: </w:t>
      </w:r>
      <w:del w:id="3010" w:author="MCP-Lektor-Auto" w:date="2026-03-07T00:42:46Z">
        <w:r>
          <w:rPr>
            <w:rFonts w:cstheme="minorHAnsi"/>
            <w:sz w:val="24"/>
            <w:szCs w:val="24"/>
          </w:rPr>
          <w:delText xml:space="preserve">"</w:delText>
        </w:r>
      </w:del>
      <w:ins w:id="3011" w:author="MCP-Lektor-Auto" w:date="2026-03-07T00:42:46Z">
        <w:r>
          <w:rPr>
            <w:rFonts w:cstheme="minorHAnsi"/>
            <w:sz w:val="24"/>
            <w:szCs w:val="24"/>
          </w:rPr>
          <w:t xml:space="preserve">„ oder “</w:t>
        </w:r>
      </w:ins>
      <w:r>
        <w:rPr>
          <w:rFonts w:cstheme="minorHAnsi"/>
          <w:sz w:val="24"/>
          <w:szCs w:val="24"/>
        </w:rPr>
        <w:t xml:space="preserve">Es sind nicht </w:t>
      </w:r>
      <w:r w:rsidRPr="001864AB">
        <w:rPr>
          <w:rFonts w:cstheme="minorHAnsi"/>
          <w:b/>
          <w:bCs/>
          <w:sz w:val="24"/>
          <w:szCs w:val="24"/>
        </w:rPr>
        <w:t>die</w:t>
      </w:r>
      <w:r>
        <w:rPr>
          <w:rFonts w:cstheme="minorHAnsi"/>
          <w:sz w:val="24"/>
          <w:szCs w:val="24"/>
        </w:rPr>
        <w:t xml:space="preserve"> Teile der Bibel, die ich nicht verstehe, die mich stören, sondern die Teile, die ich verstehe.</w:t>
      </w:r>
      <w:del w:id="3012" w:author="MCP-Lektor-Auto" w:date="2026-03-07T00:42:46Z">
        <w:r>
          <w:rPr>
            <w:rFonts w:cstheme="minorHAnsi"/>
            <w:sz w:val="24"/>
            <w:szCs w:val="24"/>
          </w:rPr>
          <w:delText xml:space="preserve">"</w:delText>
        </w:r>
      </w:del>
      <w:ins w:id="3013" w:author="MCP-Lektor-Auto" w:date="2026-03-07T00:42:46Z">
        <w:r>
          <w:rPr>
            <w:rFonts w:cstheme="minorHAnsi"/>
            <w:sz w:val="24"/>
            <w:szCs w:val="24"/>
          </w:rPr>
          <w:t xml:space="preserve">„ oder “</w:t>
        </w:r>
      </w:ins>
      <w:r w:rsidR="00F01BB4" w:rsidRPr="001864AB">
        <w:rPr>
          <w:rFonts w:cstheme="minorHAnsi"/>
          <w:sz w:val="24"/>
          <w:szCs w:val="24"/>
        </w:rPr>
        <w:t xml:space="preserve"> </w:t>
      </w:r>
      <w:commentRangeStart w:id="6"/>
      <w:commentRangeEnd w:id="6"/>
      <w:r>
        <w:rPr>
          <w:rStyle w:val="Kommentarzeichen"/>
        </w:rPr>
        <w:commentReference w:id="6"/>
      </w:r>
      <w:commentRangeStart w:id="7"/>
      <w:commentRangeEnd w:id="7"/>
      <w:r>
        <w:rPr>
          <w:rStyle w:val="Kommentarzeichen"/>
        </w:rPr>
        <w:commentReference w:id="7"/>
      </w:r>
    </w:p>
    <w:p w14:paraId="3DC6C439" w14:textId="77777777" w:rsidR="00413019" w:rsidRDefault="00793500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Ich kann </w:t>
      </w:r>
      <w:r w:rsidR="00F02970" w:rsidRPr="001864AB">
        <w:rPr>
          <w:rFonts w:cstheme="minorHAnsi"/>
          <w:sz w:val="24"/>
          <w:szCs w:val="24"/>
        </w:rPr>
        <w:t xml:space="preserve">das so gut nachvollziehen, was Mark Twain damit meinte. </w:t>
      </w:r>
    </w:p>
    <w:p w14:paraId="47B74E29" w14:textId="4169322B" w:rsidR="00255554" w:rsidRPr="00255554" w:rsidRDefault="00255554" w:rsidP="005D4E89">
      <w:pPr>
        <w:spacing w:line="360" w:lineRule="auto"/>
        <w:ind w:left="426"/>
        <w:rPr>
          <w:rFonts w:cstheme="minorHAnsi"/>
          <w:color w:val="C00000"/>
          <w:sz w:val="24"/>
          <w:szCs w:val="24"/>
        </w:rPr>
      </w:pPr>
      <w:r w:rsidRPr="00255554">
        <w:rPr>
          <w:rFonts w:cstheme="minorHAnsi"/>
          <w:color w:val="C00000"/>
          <w:sz w:val="24"/>
          <w:szCs w:val="24"/>
        </w:rPr>
        <w:t>[</w:t>
      </w:r>
      <w:proofErr w:type="gramStart"/>
      <w:r w:rsidRPr="00255554">
        <w:rPr>
          <w:rFonts w:cstheme="minorHAnsi"/>
          <w:color w:val="C00000"/>
          <w:sz w:val="24"/>
          <w:szCs w:val="24"/>
        </w:rPr>
        <w:t>Hier</w:t>
      </w:r>
      <w:proofErr w:type="gramEnd"/>
      <w:r w:rsidRPr="00255554">
        <w:rPr>
          <w:rFonts w:cstheme="minorHAnsi"/>
          <w:color w:val="C00000"/>
          <w:sz w:val="24"/>
          <w:szCs w:val="24"/>
        </w:rPr>
        <w:t xml:space="preserve"> kommt </w:t>
      </w:r>
      <w:proofErr w:type="spellStart"/>
      <w:r w:rsidRPr="00255554">
        <w:rPr>
          <w:rFonts w:cstheme="minorHAnsi"/>
          <w:color w:val="C00000"/>
          <w:sz w:val="24"/>
          <w:szCs w:val="24"/>
        </w:rPr>
        <w:t>grafik</w:t>
      </w:r>
      <w:proofErr w:type="spellEnd"/>
      <w:r w:rsidRPr="00255554">
        <w:rPr>
          <w:rFonts w:cstheme="minorHAnsi"/>
          <w:color w:val="C00000"/>
          <w:sz w:val="24"/>
          <w:szCs w:val="24"/>
        </w:rPr>
        <w:t xml:space="preserve"> rein]</w:t>
      </w:r>
    </w:p>
    <w:p w14:paraId="1B3DDC21" w14:textId="77777777" w:rsidR="00413019" w:rsidRPr="001864AB" w:rsidRDefault="00F02970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Dieser </w:t>
      </w:r>
      <w:proofErr w:type="spellStart"/>
      <w:del w:id="3006" w:author="MCP-Lektor-Auto" w:date="2026-03-07T00:42:46Z">
        <w:r>
          <w:rPr>
            <w:rFonts w:cstheme="minorHAnsi"/>
            <w:sz w:val="24"/>
            <w:szCs w:val="24"/>
          </w:rPr>
          <w:delText xml:space="preserve">Predigtext</w:delText>
        </w:r>
      </w:del>
      <w:ins w:id="3007" w:author="MCP-Lektor-Auto" w:date="2026-03-07T00:42:46Z">
        <w:r>
          <w:rPr>
            <w:rFonts w:cstheme="minorHAnsi"/>
            <w:sz w:val="24"/>
            <w:szCs w:val="24"/>
          </w:rPr>
          <w:t xml:space="preserve">Predigttext</w:t>
        </w:r>
      </w:ins>
      <w:proofErr w:type="spellEnd"/>
      <w:r w:rsidRPr="001864AB">
        <w:rPr>
          <w:rFonts w:cstheme="minorHAnsi"/>
          <w:sz w:val="24"/>
          <w:szCs w:val="24"/>
        </w:rPr>
        <w:t xml:space="preserve"> heute ist so </w:t>
      </w:r>
      <w:r w:rsidR="00DB0C67" w:rsidRPr="001864AB">
        <w:rPr>
          <w:rFonts w:cstheme="minorHAnsi"/>
          <w:sz w:val="24"/>
          <w:szCs w:val="24"/>
        </w:rPr>
        <w:t>ein Teil der Bibel, den ich verstehe. Und er stört mic</w:t>
      </w:r>
      <w:r w:rsidR="007F116C" w:rsidRPr="001864AB">
        <w:rPr>
          <w:rFonts w:cstheme="minorHAnsi"/>
          <w:sz w:val="24"/>
          <w:szCs w:val="24"/>
        </w:rPr>
        <w:t xml:space="preserve">h. </w:t>
      </w:r>
      <w:proofErr w:type="spellStart"/>
      <w:del w:id="3008" w:author="MCP-Lektor-Auto" w:date="2026-03-07T00:42:46Z">
        <w:r>
          <w:rPr>
            <w:rFonts w:cstheme="minorHAnsi"/>
            <w:sz w:val="24"/>
            <w:szCs w:val="24"/>
          </w:rPr>
          <w:delText xml:space="preserve">Jedesmal</w:delText>
        </w:r>
      </w:del>
      <w:ins w:id="3009" w:author="MCP-Lektor-Auto" w:date="2026-03-07T00:42:46Z">
        <w:r>
          <w:rPr>
            <w:rFonts w:cstheme="minorHAnsi"/>
            <w:sz w:val="24"/>
            <w:szCs w:val="24"/>
          </w:rPr>
          <w:t xml:space="preserve">Jedes Mal</w:t>
        </w:r>
      </w:ins>
      <w:proofErr w:type="spellEnd"/>
      <w:r w:rsidR="007F116C" w:rsidRPr="001864AB">
        <w:rPr>
          <w:rFonts w:cstheme="minorHAnsi"/>
          <w:sz w:val="24"/>
          <w:szCs w:val="24"/>
        </w:rPr>
        <w:t>, wenn ich ihn lese</w:t>
      </w:r>
      <w:r w:rsidR="0029699A" w:rsidRPr="001864AB">
        <w:rPr>
          <w:rFonts w:cstheme="minorHAnsi"/>
          <w:sz w:val="24"/>
          <w:szCs w:val="24"/>
        </w:rPr>
        <w:t>,</w:t>
      </w:r>
      <w:r w:rsidR="007F116C" w:rsidRPr="001864AB">
        <w:rPr>
          <w:rFonts w:cstheme="minorHAnsi"/>
          <w:sz w:val="24"/>
          <w:szCs w:val="24"/>
        </w:rPr>
        <w:t xml:space="preserve"> fühlt es sich an, als ob </w:t>
      </w:r>
      <w:r w:rsidR="00874958" w:rsidRPr="001864AB">
        <w:rPr>
          <w:rFonts w:cstheme="minorHAnsi"/>
          <w:sz w:val="24"/>
          <w:szCs w:val="24"/>
        </w:rPr>
        <w:t xml:space="preserve">ich mir einen Holzsplitter direkt unter den Fingernagel gerammt hätte. </w:t>
      </w:r>
      <w:r w:rsidR="00C74C46" w:rsidRPr="001864AB">
        <w:rPr>
          <w:rFonts w:cstheme="minorHAnsi"/>
          <w:sz w:val="24"/>
          <w:szCs w:val="24"/>
        </w:rPr>
        <w:t xml:space="preserve">Ich </w:t>
      </w:r>
      <w:r w:rsidR="00F56EA9" w:rsidRPr="001864AB">
        <w:rPr>
          <w:rFonts w:cstheme="minorHAnsi"/>
          <w:sz w:val="24"/>
          <w:szCs w:val="24"/>
        </w:rPr>
        <w:t>muss ihn sofort rausziehen</w:t>
      </w:r>
      <w:r w:rsidR="0029699A" w:rsidRPr="001864AB">
        <w:rPr>
          <w:rFonts w:cstheme="minorHAnsi"/>
          <w:sz w:val="24"/>
          <w:szCs w:val="24"/>
        </w:rPr>
        <w:t xml:space="preserve">. </w:t>
      </w:r>
      <w:r w:rsidR="003F70FF" w:rsidRPr="001864AB">
        <w:rPr>
          <w:rFonts w:cstheme="minorHAnsi"/>
          <w:sz w:val="24"/>
          <w:szCs w:val="24"/>
        </w:rPr>
        <w:t xml:space="preserve">So weh tut es. Ich </w:t>
      </w:r>
      <w:r w:rsidR="00F23F3D" w:rsidRPr="001864AB">
        <w:rPr>
          <w:rFonts w:cstheme="minorHAnsi"/>
          <w:sz w:val="24"/>
          <w:szCs w:val="24"/>
        </w:rPr>
        <w:t>will ihn sofort weghaben.</w:t>
      </w:r>
      <w:commentRangeStart w:id="4"/>
      <w:commentRangeEnd w:id="4"/>
      <w:r>
        <w:rPr>
          <w:rStyle w:val="Kommentarzeichen"/>
        </w:rPr>
        <w:commentReference w:id="4"/>
      </w:r>
      <w:commentRangeStart w:id="5"/>
      <w:commentRangeEnd w:id="5"/>
      <w:r>
        <w:rPr>
          <w:rStyle w:val="Kommentarzeichen"/>
        </w:rPr>
        <w:commentReference w:id="5"/>
      </w:r>
    </w:p>
    <w:p w14:paraId="53C56A19" w14:textId="2F3291B1" w:rsidR="0059392B" w:rsidRPr="001864AB" w:rsidRDefault="00BB436C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>So ähnlich geht es mir mit diesem Vers</w:t>
      </w:r>
      <w:r w:rsidR="002711BA" w:rsidRPr="001864AB">
        <w:rPr>
          <w:rFonts w:cstheme="minorHAnsi"/>
          <w:sz w:val="24"/>
          <w:szCs w:val="24"/>
        </w:rPr>
        <w:t>.</w:t>
      </w:r>
      <w:r w:rsidRPr="001864AB">
        <w:rPr>
          <w:rFonts w:cstheme="minorHAnsi"/>
          <w:sz w:val="24"/>
          <w:szCs w:val="24"/>
        </w:rPr>
        <w:t xml:space="preserve"> </w:t>
      </w:r>
      <w:r w:rsidR="002711BA" w:rsidRPr="001864AB">
        <w:rPr>
          <w:rFonts w:cstheme="minorHAnsi"/>
          <w:sz w:val="24"/>
          <w:szCs w:val="24"/>
        </w:rPr>
        <w:t>A</w:t>
      </w:r>
      <w:r w:rsidRPr="001864AB">
        <w:rPr>
          <w:rFonts w:cstheme="minorHAnsi"/>
          <w:sz w:val="24"/>
          <w:szCs w:val="24"/>
        </w:rPr>
        <w:t>m</w:t>
      </w:r>
      <w:r w:rsidR="002711BA" w:rsidRPr="001864AB">
        <w:rPr>
          <w:rFonts w:cstheme="minorHAnsi"/>
          <w:sz w:val="24"/>
          <w:szCs w:val="24"/>
        </w:rPr>
        <w:t xml:space="preserve"> </w:t>
      </w:r>
      <w:r w:rsidRPr="001864AB">
        <w:rPr>
          <w:rFonts w:cstheme="minorHAnsi"/>
          <w:sz w:val="24"/>
          <w:szCs w:val="24"/>
        </w:rPr>
        <w:t>liebsten würde ich ihn sofort aus der Bibel rausreißen</w:t>
      </w:r>
      <w:r w:rsidR="002711BA" w:rsidRPr="001864AB">
        <w:rPr>
          <w:rFonts w:cstheme="minorHAnsi"/>
          <w:sz w:val="24"/>
          <w:szCs w:val="24"/>
        </w:rPr>
        <w:t xml:space="preserve">. Ich habe alle </w:t>
      </w:r>
      <w:r w:rsidR="00941D09" w:rsidRPr="001864AB">
        <w:rPr>
          <w:rFonts w:cstheme="minorHAnsi"/>
          <w:sz w:val="24"/>
          <w:szCs w:val="24"/>
        </w:rPr>
        <w:t>alten und neuen Bibelübersetzungen, die ich finden konnte</w:t>
      </w:r>
      <w:r w:rsidR="007749E7" w:rsidRPr="001864AB">
        <w:rPr>
          <w:rFonts w:cstheme="minorHAnsi"/>
          <w:sz w:val="24"/>
          <w:szCs w:val="24"/>
        </w:rPr>
        <w:t>,</w:t>
      </w:r>
      <w:r w:rsidR="00941D09" w:rsidRPr="001864AB">
        <w:rPr>
          <w:rFonts w:cstheme="minorHAnsi"/>
          <w:sz w:val="24"/>
          <w:szCs w:val="24"/>
        </w:rPr>
        <w:t xml:space="preserve"> überprüft. Es hat nichts gebracht. Überall stand dasselbe drin.</w:t>
      </w:r>
      <w:r w:rsidR="007749E7" w:rsidRPr="001864AB">
        <w:rPr>
          <w:rFonts w:cstheme="minorHAnsi"/>
          <w:sz w:val="24"/>
          <w:szCs w:val="24"/>
        </w:rPr>
        <w:t xml:space="preserve"> „Ordnet euch einander unter …“</w:t>
      </w:r>
      <w:r w:rsidR="005A5207" w:rsidRPr="001864AB">
        <w:rPr>
          <w:rFonts w:cstheme="minorHAnsi"/>
          <w:sz w:val="24"/>
          <w:szCs w:val="24"/>
        </w:rPr>
        <w:t xml:space="preserve"> Unmissverständlich, eindeutig, klar.</w:t>
      </w:r>
    </w:p>
    <w:p w14:paraId="034F6A09" w14:textId="7D6CFDE0" w:rsidR="005A5207" w:rsidRPr="001864AB" w:rsidRDefault="005A5207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Hey, wir reden hier über Gottes Wort. </w:t>
      </w:r>
      <w:r w:rsidR="00644EC0" w:rsidRPr="001864AB">
        <w:rPr>
          <w:rFonts w:cstheme="minorHAnsi"/>
          <w:sz w:val="24"/>
          <w:szCs w:val="24"/>
        </w:rPr>
        <w:t xml:space="preserve">Wir als Gemeinde glauben, dass die Bibel </w:t>
      </w:r>
      <w:r w:rsidR="001A1C43" w:rsidRPr="001864AB">
        <w:rPr>
          <w:rFonts w:cstheme="minorHAnsi"/>
          <w:sz w:val="24"/>
          <w:szCs w:val="24"/>
        </w:rPr>
        <w:t xml:space="preserve">das </w:t>
      </w:r>
      <w:del w:id="3004" w:author="MCP-Lektor-Auto" w:date="2026-03-07T00:42:46Z">
        <w:r>
          <w:rPr>
            <w:rFonts w:cstheme="minorHAnsi"/>
            <w:sz w:val="24"/>
            <w:szCs w:val="24"/>
          </w:rPr>
          <w:delText xml:space="preserve">lebendig Wort</w:delText>
        </w:r>
      </w:del>
      <w:ins w:id="3005" w:author="MCP-Lektor-Auto" w:date="2026-03-07T00:42:46Z">
        <w:r>
          <w:rPr>
            <w:rFonts w:cstheme="minorHAnsi"/>
            <w:sz w:val="24"/>
            <w:szCs w:val="24"/>
          </w:rPr>
          <w:t xml:space="preserve">lebendige Wort</w:t>
        </w:r>
      </w:ins>
      <w:r>
        <w:rPr>
          <w:rFonts w:cstheme="minorHAnsi"/>
          <w:sz w:val="24"/>
          <w:szCs w:val="24"/>
        </w:rPr>
        <w:t xml:space="preserve"> Gottes ist</w:t>
      </w:r>
      <w:r w:rsidR="00890F9A" w:rsidRPr="001864AB">
        <w:rPr>
          <w:rFonts w:cstheme="minorHAnsi"/>
          <w:sz w:val="24"/>
          <w:szCs w:val="24"/>
        </w:rPr>
        <w:t xml:space="preserve">. Sie ist </w:t>
      </w:r>
      <w:r w:rsidR="00A66E20" w:rsidRPr="001864AB">
        <w:rPr>
          <w:rFonts w:cstheme="minorHAnsi"/>
          <w:sz w:val="24"/>
          <w:szCs w:val="24"/>
        </w:rPr>
        <w:t>vom Heiligen Geist inspiriert und von Menschen aufgeschrieben</w:t>
      </w:r>
      <w:r w:rsidR="00890F9A" w:rsidRPr="001864AB">
        <w:rPr>
          <w:rFonts w:cstheme="minorHAnsi"/>
          <w:sz w:val="24"/>
          <w:szCs w:val="24"/>
        </w:rPr>
        <w:t>.</w:t>
      </w:r>
      <w:r w:rsidR="00130C11" w:rsidRPr="001864AB">
        <w:rPr>
          <w:rFonts w:cstheme="minorHAnsi"/>
          <w:sz w:val="24"/>
          <w:szCs w:val="24"/>
        </w:rPr>
        <w:t xml:space="preserve"> Wir glauben, dass </w:t>
      </w:r>
      <w:r w:rsidR="00C53F43" w:rsidRPr="001864AB">
        <w:rPr>
          <w:rFonts w:cstheme="minorHAnsi"/>
          <w:sz w:val="24"/>
          <w:szCs w:val="24"/>
        </w:rPr>
        <w:t xml:space="preserve">Gott </w:t>
      </w:r>
      <w:r w:rsidR="009C2B3A" w:rsidRPr="001864AB">
        <w:rPr>
          <w:rFonts w:cstheme="minorHAnsi"/>
          <w:sz w:val="24"/>
          <w:szCs w:val="24"/>
        </w:rPr>
        <w:t>durch die Bibel in unser Leben und in unsere Zeit</w:t>
      </w:r>
      <w:r w:rsidR="00C53F43" w:rsidRPr="001864AB">
        <w:rPr>
          <w:rFonts w:cstheme="minorHAnsi"/>
          <w:sz w:val="24"/>
          <w:szCs w:val="24"/>
        </w:rPr>
        <w:t xml:space="preserve"> spricht. </w:t>
      </w:r>
      <w:r w:rsidR="007E4192" w:rsidRPr="001864AB">
        <w:rPr>
          <w:rFonts w:cstheme="minorHAnsi"/>
          <w:sz w:val="24"/>
          <w:szCs w:val="24"/>
        </w:rPr>
        <w:t>Das,</w:t>
      </w:r>
      <w:r w:rsidR="00861A35" w:rsidRPr="001864AB">
        <w:rPr>
          <w:rFonts w:cstheme="minorHAnsi"/>
          <w:sz w:val="24"/>
          <w:szCs w:val="24"/>
        </w:rPr>
        <w:t xml:space="preserve"> was da drin steht ist alltagsrelevant. </w:t>
      </w:r>
      <w:r w:rsidR="007E4192" w:rsidRPr="001864AB">
        <w:rPr>
          <w:rFonts w:cstheme="minorHAnsi"/>
          <w:sz w:val="24"/>
          <w:szCs w:val="24"/>
        </w:rPr>
        <w:t>Deshalb lesen wir die Bibel und wenden das, was wir verstanden haben, in unserem Leben an.</w:t>
      </w:r>
      <w:commentRangeStart w:id="3"/>
      <w:commentRangeEnd w:id="3"/>
      <w:r>
        <w:rPr>
          <w:rStyle w:val="Kommentarzeichen"/>
        </w:rPr>
        <w:commentReference w:id="3"/>
      </w:r>
    </w:p>
    <w:p w14:paraId="2505BA6D" w14:textId="77777777" w:rsidR="00571064" w:rsidRPr="001864AB" w:rsidRDefault="00040F51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Da beginnt das Problem mit diesem Bibelvers. Wir wenden das, was wir </w:t>
      </w:r>
      <w:proofErr w:type="gramStart"/>
      <w:r w:rsidRPr="001864AB">
        <w:rPr>
          <w:rFonts w:cstheme="minorHAnsi"/>
          <w:sz w:val="24"/>
          <w:szCs w:val="24"/>
        </w:rPr>
        <w:t>vers</w:t>
      </w:r>
      <w:r w:rsidR="00792034" w:rsidRPr="001864AB">
        <w:rPr>
          <w:rFonts w:cstheme="minorHAnsi"/>
          <w:sz w:val="24"/>
          <w:szCs w:val="24"/>
        </w:rPr>
        <w:t>t</w:t>
      </w:r>
      <w:r w:rsidRPr="001864AB">
        <w:rPr>
          <w:rFonts w:cstheme="minorHAnsi"/>
          <w:sz w:val="24"/>
          <w:szCs w:val="24"/>
        </w:rPr>
        <w:t>anden</w:t>
      </w:r>
      <w:proofErr w:type="gramEnd"/>
      <w:r w:rsidRPr="001864AB">
        <w:rPr>
          <w:rFonts w:cstheme="minorHAnsi"/>
          <w:sz w:val="24"/>
          <w:szCs w:val="24"/>
        </w:rPr>
        <w:t xml:space="preserve"> haben in unserem </w:t>
      </w:r>
      <w:r w:rsidR="00C634C4" w:rsidRPr="001864AB">
        <w:rPr>
          <w:rFonts w:cstheme="minorHAnsi"/>
          <w:sz w:val="24"/>
          <w:szCs w:val="24"/>
        </w:rPr>
        <w:t>Leben an.</w:t>
      </w:r>
      <w:r w:rsidR="00AC138C" w:rsidRPr="001864AB">
        <w:rPr>
          <w:rFonts w:cstheme="minorHAnsi"/>
          <w:sz w:val="24"/>
          <w:szCs w:val="24"/>
        </w:rPr>
        <w:t xml:space="preserve"> „Ordnet euch einander unter …“</w:t>
      </w:r>
      <w:r w:rsidR="00955886" w:rsidRPr="001864AB">
        <w:rPr>
          <w:rFonts w:cstheme="minorHAnsi"/>
          <w:sz w:val="24"/>
          <w:szCs w:val="24"/>
        </w:rPr>
        <w:t xml:space="preserve">, </w:t>
      </w:r>
      <w:proofErr w:type="gramStart"/>
      <w:r w:rsidR="00955886" w:rsidRPr="001864AB">
        <w:rPr>
          <w:rFonts w:cstheme="minorHAnsi"/>
          <w:sz w:val="24"/>
          <w:szCs w:val="24"/>
        </w:rPr>
        <w:t>bitteschön</w:t>
      </w:r>
      <w:proofErr w:type="gramEnd"/>
      <w:r w:rsidR="00955886" w:rsidRPr="001864AB">
        <w:rPr>
          <w:rFonts w:cstheme="minorHAnsi"/>
          <w:sz w:val="24"/>
          <w:szCs w:val="24"/>
        </w:rPr>
        <w:t>.</w:t>
      </w:r>
    </w:p>
    <w:p w14:paraId="2F5741C2" w14:textId="2E80F242" w:rsidR="00040F51" w:rsidRPr="001864AB" w:rsidRDefault="002B4136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b/>
          <w:sz w:val="24"/>
          <w:szCs w:val="24"/>
        </w:rPr>
        <w:t xml:space="preserve">Unterordnen behindert das </w:t>
      </w:r>
      <w:r w:rsidR="000774CD" w:rsidRPr="001864AB">
        <w:rPr>
          <w:rFonts w:cstheme="minorHAnsi"/>
          <w:b/>
          <w:sz w:val="24"/>
          <w:szCs w:val="24"/>
        </w:rPr>
        <w:t>Streben nach Autonomie</w:t>
      </w:r>
      <w:r w:rsidR="00AD4A37" w:rsidRPr="001864AB">
        <w:rPr>
          <w:rFonts w:cstheme="minorHAnsi"/>
          <w:b/>
          <w:sz w:val="24"/>
          <w:szCs w:val="24"/>
        </w:rPr>
        <w:t xml:space="preserve"> </w:t>
      </w:r>
      <w:r w:rsidR="00AD4A37" w:rsidRPr="001864AB">
        <w:rPr>
          <w:rFonts w:cstheme="minorHAnsi"/>
          <w:sz w:val="24"/>
          <w:szCs w:val="24"/>
        </w:rPr>
        <w:t xml:space="preserve">– Wir wollen unser eigenes Leben selbst </w:t>
      </w:r>
      <w:r w:rsidR="00A33FEC" w:rsidRPr="001864AB">
        <w:rPr>
          <w:rFonts w:cstheme="minorHAnsi"/>
          <w:sz w:val="24"/>
          <w:szCs w:val="24"/>
        </w:rPr>
        <w:t>k</w:t>
      </w:r>
      <w:r w:rsidR="00AD4A37" w:rsidRPr="001864AB">
        <w:rPr>
          <w:rFonts w:cstheme="minorHAnsi"/>
          <w:sz w:val="24"/>
          <w:szCs w:val="24"/>
        </w:rPr>
        <w:t>ontrollieren</w:t>
      </w:r>
      <w:r w:rsidR="00A33FEC" w:rsidRPr="001864AB">
        <w:rPr>
          <w:rFonts w:cstheme="minorHAnsi"/>
          <w:sz w:val="24"/>
          <w:szCs w:val="24"/>
        </w:rPr>
        <w:t xml:space="preserve">. </w:t>
      </w:r>
      <w:r w:rsidR="00955886" w:rsidRPr="001864AB">
        <w:rPr>
          <w:rFonts w:cstheme="minorHAnsi"/>
          <w:sz w:val="24"/>
          <w:szCs w:val="24"/>
        </w:rPr>
        <w:t xml:space="preserve"> </w:t>
      </w:r>
      <w:r w:rsidR="00A6460D" w:rsidRPr="001864AB">
        <w:rPr>
          <w:rFonts w:cstheme="minorHAnsi"/>
          <w:sz w:val="24"/>
          <w:szCs w:val="24"/>
        </w:rPr>
        <w:t>Das Gefühl</w:t>
      </w:r>
      <w:r w:rsidR="0074203B" w:rsidRPr="001864AB">
        <w:rPr>
          <w:rFonts w:cstheme="minorHAnsi"/>
          <w:sz w:val="24"/>
          <w:szCs w:val="24"/>
        </w:rPr>
        <w:t>,</w:t>
      </w:r>
      <w:r w:rsidR="00A6460D" w:rsidRPr="001864AB">
        <w:rPr>
          <w:rFonts w:cstheme="minorHAnsi"/>
          <w:sz w:val="24"/>
          <w:szCs w:val="24"/>
        </w:rPr>
        <w:t xml:space="preserve"> </w:t>
      </w:r>
      <w:r w:rsidR="0074203B" w:rsidRPr="001864AB">
        <w:rPr>
          <w:rFonts w:cstheme="minorHAnsi"/>
          <w:sz w:val="24"/>
          <w:szCs w:val="24"/>
        </w:rPr>
        <w:t xml:space="preserve">selbstbestimmt </w:t>
      </w:r>
      <w:r w:rsidR="00802CCE" w:rsidRPr="001864AB">
        <w:rPr>
          <w:rFonts w:cstheme="minorHAnsi"/>
          <w:sz w:val="24"/>
          <w:szCs w:val="24"/>
        </w:rPr>
        <w:t xml:space="preserve">zu leben, tut uns gut. </w:t>
      </w:r>
      <w:r w:rsidR="007431A3" w:rsidRPr="001864AB">
        <w:rPr>
          <w:rFonts w:cstheme="minorHAnsi"/>
          <w:sz w:val="24"/>
          <w:szCs w:val="24"/>
        </w:rPr>
        <w:t>„</w:t>
      </w:r>
      <w:r w:rsidR="000B1690" w:rsidRPr="001864AB">
        <w:rPr>
          <w:rFonts w:cstheme="minorHAnsi"/>
          <w:sz w:val="24"/>
          <w:szCs w:val="24"/>
        </w:rPr>
        <w:t>Das habe ich selbst gemacht.</w:t>
      </w:r>
      <w:r w:rsidR="007431A3" w:rsidRPr="001864AB">
        <w:rPr>
          <w:rFonts w:cstheme="minorHAnsi"/>
          <w:sz w:val="24"/>
          <w:szCs w:val="24"/>
        </w:rPr>
        <w:t xml:space="preserve">“ </w:t>
      </w:r>
      <w:r w:rsidR="00F41615" w:rsidRPr="001864AB">
        <w:rPr>
          <w:rFonts w:cstheme="minorHAnsi"/>
          <w:sz w:val="24"/>
          <w:szCs w:val="24"/>
        </w:rPr>
        <w:t xml:space="preserve">Das ist ein </w:t>
      </w:r>
      <w:r>
        <w:rPr>
          <w:rFonts w:cstheme="minorHAnsi"/>
          <w:sz w:val="24"/>
          <w:szCs w:val="24"/>
        </w:rPr>
        <w:t xml:space="preserve">entscheidend dafür, dass wir uns </w:t>
      </w:r>
      <w:del w:id="3002" w:author="MCP-Lektor-Auto" w:date="2026-03-07T00:42:46Z">
        <w:r>
          <w:rPr>
            <w:rFonts w:cstheme="minorHAnsi"/>
            <w:sz w:val="24"/>
            <w:szCs w:val="24"/>
          </w:rPr>
          <w:delText xml:space="preserve">Wohlfühlen</w:delText>
        </w:r>
      </w:del>
      <w:ins w:id="3003" w:author="MCP-Lektor-Auto" w:date="2026-03-07T00:42:46Z">
        <w:r>
          <w:rPr>
            <w:rFonts w:cstheme="minorHAnsi"/>
            <w:sz w:val="24"/>
            <w:szCs w:val="24"/>
          </w:rPr>
          <w:t xml:space="preserve">wohlfühlen</w:t>
        </w:r>
      </w:ins>
      <w:r>
        <w:rPr>
          <w:rFonts w:cstheme="minorHAnsi"/>
          <w:sz w:val="24"/>
          <w:szCs w:val="24"/>
        </w:rPr>
        <w:t xml:space="preserve">. </w:t>
      </w:r>
      <w:commentRangeStart w:id="2"/>
      <w:commentRangeEnd w:id="2"/>
      <w:r>
        <w:rPr>
          <w:rStyle w:val="Kommentarzeichen"/>
        </w:rPr>
        <w:commentReference w:id="2"/>
      </w:r>
    </w:p>
    <w:p w14:paraId="28BBD56B" w14:textId="0D262F38" w:rsidR="00BC7CE9" w:rsidRPr="001864AB" w:rsidRDefault="002B4136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b/>
          <w:sz w:val="24"/>
          <w:szCs w:val="24"/>
        </w:rPr>
        <w:t xml:space="preserve">Unterordnen </w:t>
      </w:r>
      <w:r w:rsidR="00260788" w:rsidRPr="001864AB">
        <w:rPr>
          <w:rFonts w:cstheme="minorHAnsi"/>
          <w:b/>
          <w:sz w:val="24"/>
          <w:szCs w:val="24"/>
        </w:rPr>
        <w:t xml:space="preserve">erzeugt </w:t>
      </w:r>
      <w:r w:rsidR="00BC643C" w:rsidRPr="001864AB">
        <w:rPr>
          <w:rFonts w:cstheme="minorHAnsi"/>
          <w:b/>
          <w:sz w:val="24"/>
          <w:szCs w:val="24"/>
        </w:rPr>
        <w:t>Angst vor Machtverlust</w:t>
      </w:r>
      <w:r w:rsidR="00BC643C" w:rsidRPr="001864AB">
        <w:rPr>
          <w:rFonts w:cstheme="minorHAnsi"/>
          <w:sz w:val="24"/>
          <w:szCs w:val="24"/>
        </w:rPr>
        <w:t xml:space="preserve"> – Wenn ich mich unterordne, verliere ich Macht und Status. </w:t>
      </w:r>
      <w:r w:rsidR="00F00698" w:rsidRPr="001864AB">
        <w:rPr>
          <w:rFonts w:cstheme="minorHAnsi"/>
          <w:sz w:val="24"/>
          <w:szCs w:val="24"/>
        </w:rPr>
        <w:t>Ich reduziere den Zugriff auf Ressource</w:t>
      </w:r>
      <w:r w:rsidR="00F72A18" w:rsidRPr="001864AB">
        <w:rPr>
          <w:rFonts w:cstheme="minorHAnsi"/>
          <w:sz w:val="24"/>
          <w:szCs w:val="24"/>
        </w:rPr>
        <w:t xml:space="preserve">n. </w:t>
      </w:r>
      <w:proofErr w:type="gramStart"/>
      <w:r w:rsidR="00F72A18" w:rsidRPr="001864AB">
        <w:rPr>
          <w:rFonts w:cstheme="minorHAnsi"/>
          <w:sz w:val="24"/>
          <w:szCs w:val="24"/>
        </w:rPr>
        <w:t>Das</w:t>
      </w:r>
      <w:proofErr w:type="gramEnd"/>
      <w:r w:rsidR="00F72A18" w:rsidRPr="001864AB">
        <w:rPr>
          <w:rFonts w:cstheme="minorHAnsi"/>
          <w:sz w:val="24"/>
          <w:szCs w:val="24"/>
        </w:rPr>
        <w:t xml:space="preserve"> was ich </w:t>
      </w:r>
      <w:proofErr w:type="gramStart"/>
      <w:r w:rsidR="00F72A18" w:rsidRPr="001864AB">
        <w:rPr>
          <w:rFonts w:cstheme="minorHAnsi"/>
          <w:sz w:val="24"/>
          <w:szCs w:val="24"/>
        </w:rPr>
        <w:t>will</w:t>
      </w:r>
      <w:proofErr w:type="gramEnd"/>
      <w:r w:rsidR="00F72A18" w:rsidRPr="001864AB">
        <w:rPr>
          <w:rFonts w:cstheme="minorHAnsi"/>
          <w:sz w:val="24"/>
          <w:szCs w:val="24"/>
        </w:rPr>
        <w:t xml:space="preserve"> int</w:t>
      </w:r>
      <w:r w:rsidR="00B853A6" w:rsidRPr="001864AB">
        <w:rPr>
          <w:rFonts w:cstheme="minorHAnsi"/>
          <w:sz w:val="24"/>
          <w:szCs w:val="24"/>
        </w:rPr>
        <w:t xml:space="preserve">eressiert </w:t>
      </w:r>
      <w:r w:rsidR="00B853A6" w:rsidRPr="001864AB">
        <w:rPr>
          <w:rFonts w:cstheme="minorHAnsi"/>
          <w:sz w:val="24"/>
          <w:szCs w:val="24"/>
        </w:rPr>
        <w:lastRenderedPageBreak/>
        <w:t>nicht. Ich habe weniger Geld. Ich muss „Bitte“ und „Danke“ sagen.</w:t>
      </w:r>
      <w:r w:rsidR="00891591" w:rsidRPr="001864AB">
        <w:rPr>
          <w:rFonts w:cstheme="minorHAnsi"/>
          <w:sz w:val="24"/>
          <w:szCs w:val="24"/>
        </w:rPr>
        <w:t xml:space="preserve"> </w:t>
      </w:r>
      <w:r w:rsidR="00BC7CE9" w:rsidRPr="001864AB">
        <w:rPr>
          <w:rFonts w:cstheme="minorHAnsi"/>
          <w:sz w:val="24"/>
          <w:szCs w:val="24"/>
        </w:rPr>
        <w:t xml:space="preserve">Wenn man sich unterordnet, </w:t>
      </w:r>
      <w:r w:rsidR="000D4A77" w:rsidRPr="001864AB">
        <w:rPr>
          <w:rFonts w:cstheme="minorHAnsi"/>
          <w:sz w:val="24"/>
          <w:szCs w:val="24"/>
        </w:rPr>
        <w:t>ist man</w:t>
      </w:r>
      <w:r w:rsidR="00BC7CE9" w:rsidRPr="001864AB">
        <w:rPr>
          <w:rFonts w:cstheme="minorHAnsi"/>
          <w:sz w:val="24"/>
          <w:szCs w:val="24"/>
        </w:rPr>
        <w:t xml:space="preserve"> unterlegen.</w:t>
      </w:r>
    </w:p>
    <w:p w14:paraId="578679D8" w14:textId="61264184" w:rsidR="00BC643C" w:rsidRPr="001864AB" w:rsidRDefault="00891591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 </w:t>
      </w:r>
      <w:r w:rsidR="00260788" w:rsidRPr="001864AB">
        <w:rPr>
          <w:rFonts w:cstheme="minorHAnsi"/>
          <w:b/>
          <w:sz w:val="24"/>
          <w:szCs w:val="24"/>
        </w:rPr>
        <w:t>Unterordnen verringert meinen Selbs</w:t>
      </w:r>
      <w:r w:rsidR="00A702AE" w:rsidRPr="001864AB">
        <w:rPr>
          <w:rFonts w:cstheme="minorHAnsi"/>
          <w:b/>
          <w:sz w:val="24"/>
          <w:szCs w:val="24"/>
        </w:rPr>
        <w:t>t</w:t>
      </w:r>
      <w:r w:rsidR="00260788" w:rsidRPr="001864AB">
        <w:rPr>
          <w:rFonts w:cstheme="minorHAnsi"/>
          <w:b/>
          <w:sz w:val="24"/>
          <w:szCs w:val="24"/>
        </w:rPr>
        <w:t>wert</w:t>
      </w:r>
      <w:r w:rsidR="00A702AE" w:rsidRPr="001864AB">
        <w:rPr>
          <w:rFonts w:cstheme="minorHAnsi"/>
          <w:b/>
          <w:sz w:val="24"/>
          <w:szCs w:val="24"/>
        </w:rPr>
        <w:t>, meine Identität</w:t>
      </w:r>
      <w:r w:rsidR="00A702AE" w:rsidRPr="001864AB">
        <w:rPr>
          <w:rFonts w:cstheme="minorHAnsi"/>
          <w:sz w:val="24"/>
          <w:szCs w:val="24"/>
        </w:rPr>
        <w:t xml:space="preserve"> – Ich definiere mich selbst durch meine </w:t>
      </w:r>
      <w:r>
        <w:rPr>
          <w:rFonts w:cstheme="minorHAnsi"/>
          <w:sz w:val="24"/>
          <w:szCs w:val="24"/>
        </w:rPr>
        <w:t xml:space="preserve">Rolle, meine Fähigkeit, meinen </w:t>
      </w:r>
      <w:del w:id="3000" w:author="MCP-Lektor-Auto" w:date="2026-03-07T00:42:46Z">
        <w:r>
          <w:rPr>
            <w:rFonts w:cstheme="minorHAnsi"/>
            <w:sz w:val="24"/>
            <w:szCs w:val="24"/>
          </w:rPr>
          <w:delText xml:space="preserve">Satus</w:delText>
        </w:r>
      </w:del>
      <w:ins w:id="3001" w:author="MCP-Lektor-Auto" w:date="2026-03-07T00:42:46Z">
        <w:r>
          <w:rPr>
            <w:rFonts w:cstheme="minorHAnsi"/>
            <w:sz w:val="24"/>
            <w:szCs w:val="24"/>
          </w:rPr>
          <w:t xml:space="preserve">Status</w:t>
        </w:r>
      </w:ins>
      <w:r>
        <w:rPr>
          <w:rFonts w:cstheme="minorHAnsi"/>
          <w:sz w:val="24"/>
          <w:szCs w:val="24"/>
        </w:rPr>
        <w:t xml:space="preserve"> in einer Gruppe. Wenn ich mich unterordnen </w:t>
      </w:r>
      <w:r w:rsidR="00551916" w:rsidRPr="001864AB">
        <w:rPr>
          <w:rFonts w:cstheme="minorHAnsi"/>
          <w:sz w:val="24"/>
          <w:szCs w:val="24"/>
        </w:rPr>
        <w:t>soll, bin ich weniger wert.</w:t>
      </w:r>
      <w:commentRangeStart w:id="1"/>
      <w:commentRangeEnd w:id="1"/>
      <w:r>
        <w:rPr>
          <w:rStyle w:val="Kommentarzeichen"/>
        </w:rPr>
        <w:commentReference w:id="1"/>
      </w:r>
    </w:p>
    <w:p w14:paraId="73D867D5" w14:textId="1D59AD58" w:rsidR="007E5928" w:rsidRPr="001864AB" w:rsidRDefault="007E5928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b/>
          <w:sz w:val="24"/>
          <w:szCs w:val="24"/>
        </w:rPr>
        <w:t xml:space="preserve">Unterordnen </w:t>
      </w:r>
      <w:r w:rsidR="00E936BF" w:rsidRPr="001864AB">
        <w:rPr>
          <w:rFonts w:cstheme="minorHAnsi"/>
          <w:b/>
          <w:sz w:val="24"/>
          <w:szCs w:val="24"/>
        </w:rPr>
        <w:t xml:space="preserve">ist nicht </w:t>
      </w:r>
      <w:r w:rsidR="00B30025" w:rsidRPr="001864AB">
        <w:rPr>
          <w:rFonts w:cstheme="minorHAnsi"/>
          <w:b/>
          <w:sz w:val="24"/>
          <w:szCs w:val="24"/>
        </w:rPr>
        <w:t>f</w:t>
      </w:r>
      <w:r w:rsidR="00E936BF" w:rsidRPr="001864AB">
        <w:rPr>
          <w:rFonts w:cstheme="minorHAnsi"/>
          <w:b/>
          <w:sz w:val="24"/>
          <w:szCs w:val="24"/>
        </w:rPr>
        <w:t xml:space="preserve">air und </w:t>
      </w:r>
      <w:r w:rsidR="00B30025" w:rsidRPr="001864AB">
        <w:rPr>
          <w:rFonts w:cstheme="minorHAnsi"/>
          <w:b/>
          <w:sz w:val="24"/>
          <w:szCs w:val="24"/>
        </w:rPr>
        <w:t>g</w:t>
      </w:r>
      <w:r w:rsidR="00E936BF" w:rsidRPr="001864AB">
        <w:rPr>
          <w:rFonts w:cstheme="minorHAnsi"/>
          <w:b/>
          <w:sz w:val="24"/>
          <w:szCs w:val="24"/>
        </w:rPr>
        <w:t>erecht</w:t>
      </w:r>
      <w:r w:rsidR="00B30025" w:rsidRPr="001864AB">
        <w:rPr>
          <w:rFonts w:cstheme="minorHAnsi"/>
          <w:sz w:val="24"/>
          <w:szCs w:val="24"/>
        </w:rPr>
        <w:t xml:space="preserve"> – Warum soll ich mich unterordnen? </w:t>
      </w:r>
      <w:r w:rsidR="009069AF" w:rsidRPr="001864AB">
        <w:rPr>
          <w:rFonts w:cstheme="minorHAnsi"/>
          <w:sz w:val="24"/>
          <w:szCs w:val="24"/>
        </w:rPr>
        <w:t>Soll sich doch erst mal der andere unterordnen</w:t>
      </w:r>
      <w:r w:rsidR="00EC5792" w:rsidRPr="001864AB">
        <w:rPr>
          <w:rFonts w:cstheme="minorHAnsi"/>
          <w:sz w:val="24"/>
          <w:szCs w:val="24"/>
        </w:rPr>
        <w:t xml:space="preserve">. </w:t>
      </w:r>
    </w:p>
    <w:p w14:paraId="2EAFB68A" w14:textId="77777777" w:rsidR="002546ED" w:rsidRPr="001864AB" w:rsidRDefault="002546ED" w:rsidP="005D4E89">
      <w:pPr>
        <w:spacing w:line="360" w:lineRule="auto"/>
        <w:ind w:left="426"/>
        <w:rPr>
          <w:rFonts w:cstheme="minorHAnsi"/>
          <w:sz w:val="24"/>
          <w:szCs w:val="24"/>
        </w:rPr>
      </w:pPr>
    </w:p>
    <w:sectPr w:rsidR="002546ED" w:rsidRPr="001864AB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1" w:author="MCP-Lektor-Auto" w:date="2026-03-07T00:42:46Z" w:initials="MCP">
    <w:p>
      <w:r>
        <w:t>[CorrectionCategory.SPELLING] Falsche Schreibweise von 'Status'.</w:t>
      </w:r>
    </w:p>
  </w:comment>
  <w:comment w:id="2" w:author="MCP-Lektor-Auto" w:date="2026-03-07T00:42:46Z" w:initials="MCP">
    <w:p>
      <w:r>
        <w:t>[CorrectionCategory.SPELLING] 'wohlfühlen' wird klein geschrieben.</w:t>
      </w:r>
    </w:p>
  </w:comment>
  <w:comment w:id="3" w:author="MCP-Lektor-Auto" w:date="2026-03-07T00:42:46Z" w:initials="MCP">
    <w:p>
      <w:r>
        <w:t>[CorrectionCategory.GRAMMAR] Adjektiv 'lebendig' muss hier flektiert werden.</w:t>
      </w:r>
    </w:p>
  </w:comment>
  <w:comment w:id="4" w:author="MCP-Lektor-Auto" w:date="2026-03-07T00:42:46Z" w:initials="MCP">
    <w:p>
      <w:r>
        <w:t>[CorrectionCategory.SPELLING] Fehlendes 't' in 'Predigttext'.</w:t>
      </w:r>
    </w:p>
  </w:comment>
  <w:comment w:id="5" w:author="MCP-Lektor-Auto" w:date="2026-03-07T00:42:46Z" w:initials="MCP">
    <w:p>
      <w:r>
        <w:t>[CorrectionCategory.SPELLING] 'Jedesmal' wird getrennt geschrieben.</w:t>
      </w:r>
    </w:p>
  </w:comment>
  <w:comment w:id="6" w:author="MCP-Lektor-Auto" w:date="2026-03-07T00:42:46Z" w:initials="MCP">
    <w:p>
      <w:r>
        <w:t>[CorrectionCategory.QUOTATION_MARKS] Gerade Anführungszeichen durch typografisch korrekte deutsche Anführungszeichen ersetzen („...“ oder »...«).</w:t>
      </w:r>
    </w:p>
  </w:comment>
  <w:comment w:id="7" w:author="MCP-Lektor-Auto" w:date="2026-03-07T00:42:46Z" w:initials="MCP">
    <w:p>
      <w:r>
        <w:t>[CorrectionCategory.QUOTATION_MARKS] Gerade Anführungszeichen durch typografisch korrekte deutsche Anführungszeichen ersetzen („...“ oder »...«).</w:t>
      </w:r>
    </w:p>
  </w:comment>
  <w:comment w:id="8" w:author="MCP-Lektor-Auto" w:date="2026-03-07T00:42:46Z" w:initials="MCP">
    <w:p>
      <w:r>
        <w:t>[CorrectionCategory.PUNCTUATION] Anführungszeichen korrekt, aber in Deutschland üblich ist die Verwendung von „ und “.</w:t>
      </w:r>
    </w:p>
  </w:comment>
  <w:comment w:id="9" w:author="MCP-Lektor-Auto" w:date="2026-03-07T00:42:46Z" w:initials="MCP">
    <w:p>
      <w:r>
        <w:t>[CorrectionCategory.PUNCTUATION] Fehlender Punkt am Satzende.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B52EE" w14:textId="77777777" w:rsidR="00AB7DD2" w:rsidRDefault="00AB7DD2" w:rsidP="00F631D5">
      <w:pPr>
        <w:spacing w:after="0" w:line="240" w:lineRule="auto"/>
      </w:pPr>
      <w:r>
        <w:separator/>
      </w:r>
    </w:p>
  </w:endnote>
  <w:endnote w:type="continuationSeparator" w:id="0">
    <w:p w14:paraId="11804B0D" w14:textId="77777777" w:rsidR="00AB7DD2" w:rsidRDefault="00AB7DD2" w:rsidP="00F63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5629362"/>
      <w:docPartObj>
        <w:docPartGallery w:val="Page Numbers (Bottom of Page)"/>
        <w:docPartUnique/>
      </w:docPartObj>
    </w:sdtPr>
    <w:sdtContent>
      <w:p w14:paraId="2ED08D76" w14:textId="40370483" w:rsidR="00F631D5" w:rsidRDefault="00F631D5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51D55F" w14:textId="77777777" w:rsidR="00F631D5" w:rsidRDefault="00F631D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55A68" w14:textId="77777777" w:rsidR="00AB7DD2" w:rsidRDefault="00AB7DD2" w:rsidP="00F631D5">
      <w:pPr>
        <w:spacing w:after="0" w:line="240" w:lineRule="auto"/>
      </w:pPr>
      <w:r>
        <w:separator/>
      </w:r>
    </w:p>
  </w:footnote>
  <w:footnote w:type="continuationSeparator" w:id="0">
    <w:p w14:paraId="661F5AEE" w14:textId="77777777" w:rsidR="00AB7DD2" w:rsidRDefault="00AB7DD2" w:rsidP="00F63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7BB"/>
    <w:multiLevelType w:val="hybridMultilevel"/>
    <w:tmpl w:val="E6C6F780"/>
    <w:lvl w:ilvl="0" w:tplc="5E262E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087C3E"/>
    <w:multiLevelType w:val="hybridMultilevel"/>
    <w:tmpl w:val="5EE4C7F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132251">
    <w:abstractNumId w:val="0"/>
  </w:num>
  <w:num w:numId="2" w16cid:durableId="197473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29"/>
    <w:rsid w:val="000013C5"/>
    <w:rsid w:val="0000296E"/>
    <w:rsid w:val="0000460D"/>
    <w:rsid w:val="0000584F"/>
    <w:rsid w:val="00005F9C"/>
    <w:rsid w:val="00007CAD"/>
    <w:rsid w:val="00011443"/>
    <w:rsid w:val="000154A3"/>
    <w:rsid w:val="00016361"/>
    <w:rsid w:val="00016719"/>
    <w:rsid w:val="00030194"/>
    <w:rsid w:val="0003759B"/>
    <w:rsid w:val="00040F51"/>
    <w:rsid w:val="00040F6D"/>
    <w:rsid w:val="000442BA"/>
    <w:rsid w:val="00045914"/>
    <w:rsid w:val="0005121C"/>
    <w:rsid w:val="00053F63"/>
    <w:rsid w:val="00056BD1"/>
    <w:rsid w:val="00061B22"/>
    <w:rsid w:val="0006261E"/>
    <w:rsid w:val="00063FA9"/>
    <w:rsid w:val="00064EA7"/>
    <w:rsid w:val="0007665B"/>
    <w:rsid w:val="000774CD"/>
    <w:rsid w:val="00084AA9"/>
    <w:rsid w:val="00086625"/>
    <w:rsid w:val="0009000F"/>
    <w:rsid w:val="000903DD"/>
    <w:rsid w:val="0009749E"/>
    <w:rsid w:val="000A3C23"/>
    <w:rsid w:val="000A6F95"/>
    <w:rsid w:val="000B1690"/>
    <w:rsid w:val="000C1372"/>
    <w:rsid w:val="000C4404"/>
    <w:rsid w:val="000C7BE7"/>
    <w:rsid w:val="000D41C0"/>
    <w:rsid w:val="000D4A77"/>
    <w:rsid w:val="000E0103"/>
    <w:rsid w:val="000E1ED4"/>
    <w:rsid w:val="000E6796"/>
    <w:rsid w:val="000F11A1"/>
    <w:rsid w:val="000F19E1"/>
    <w:rsid w:val="000F2442"/>
    <w:rsid w:val="000F6AD1"/>
    <w:rsid w:val="000F71C6"/>
    <w:rsid w:val="001002F6"/>
    <w:rsid w:val="001014B6"/>
    <w:rsid w:val="00102E1E"/>
    <w:rsid w:val="00103240"/>
    <w:rsid w:val="0010504C"/>
    <w:rsid w:val="00111D4F"/>
    <w:rsid w:val="00111F2F"/>
    <w:rsid w:val="00113D5D"/>
    <w:rsid w:val="00114221"/>
    <w:rsid w:val="00117C7E"/>
    <w:rsid w:val="00121F2F"/>
    <w:rsid w:val="00124135"/>
    <w:rsid w:val="001244D5"/>
    <w:rsid w:val="00125BAB"/>
    <w:rsid w:val="00126EA6"/>
    <w:rsid w:val="00127C69"/>
    <w:rsid w:val="00130C11"/>
    <w:rsid w:val="0013623B"/>
    <w:rsid w:val="00141EE0"/>
    <w:rsid w:val="00156063"/>
    <w:rsid w:val="0015756C"/>
    <w:rsid w:val="0016364E"/>
    <w:rsid w:val="0016471D"/>
    <w:rsid w:val="00165E21"/>
    <w:rsid w:val="0017212A"/>
    <w:rsid w:val="0017341A"/>
    <w:rsid w:val="00173ECD"/>
    <w:rsid w:val="00175AD0"/>
    <w:rsid w:val="0018363B"/>
    <w:rsid w:val="001864AB"/>
    <w:rsid w:val="00190D05"/>
    <w:rsid w:val="001923FB"/>
    <w:rsid w:val="001A1C43"/>
    <w:rsid w:val="001B59F6"/>
    <w:rsid w:val="001C141B"/>
    <w:rsid w:val="001D1124"/>
    <w:rsid w:val="001D5D4A"/>
    <w:rsid w:val="001D72C9"/>
    <w:rsid w:val="001D79A3"/>
    <w:rsid w:val="001E68B1"/>
    <w:rsid w:val="001F66F6"/>
    <w:rsid w:val="00200EC8"/>
    <w:rsid w:val="00210C73"/>
    <w:rsid w:val="00213514"/>
    <w:rsid w:val="002228B9"/>
    <w:rsid w:val="00222B6C"/>
    <w:rsid w:val="00226208"/>
    <w:rsid w:val="00226EA3"/>
    <w:rsid w:val="002272D9"/>
    <w:rsid w:val="002347DA"/>
    <w:rsid w:val="00234EFD"/>
    <w:rsid w:val="00235E9B"/>
    <w:rsid w:val="002537DA"/>
    <w:rsid w:val="002546ED"/>
    <w:rsid w:val="00255554"/>
    <w:rsid w:val="00255606"/>
    <w:rsid w:val="002562E3"/>
    <w:rsid w:val="00260788"/>
    <w:rsid w:val="002607BE"/>
    <w:rsid w:val="0026175E"/>
    <w:rsid w:val="002622C1"/>
    <w:rsid w:val="00267251"/>
    <w:rsid w:val="002711BA"/>
    <w:rsid w:val="00276A6C"/>
    <w:rsid w:val="0028056F"/>
    <w:rsid w:val="00280F9B"/>
    <w:rsid w:val="00287FD9"/>
    <w:rsid w:val="0029194C"/>
    <w:rsid w:val="002932AA"/>
    <w:rsid w:val="00293AAF"/>
    <w:rsid w:val="00294B4F"/>
    <w:rsid w:val="002963C6"/>
    <w:rsid w:val="0029699A"/>
    <w:rsid w:val="002A3D83"/>
    <w:rsid w:val="002A4500"/>
    <w:rsid w:val="002A5E32"/>
    <w:rsid w:val="002A6A97"/>
    <w:rsid w:val="002A71F6"/>
    <w:rsid w:val="002B1BC5"/>
    <w:rsid w:val="002B4136"/>
    <w:rsid w:val="002B446C"/>
    <w:rsid w:val="002B6F9D"/>
    <w:rsid w:val="002C0BE5"/>
    <w:rsid w:val="002C7BD1"/>
    <w:rsid w:val="002D2061"/>
    <w:rsid w:val="002D3334"/>
    <w:rsid w:val="002D45C8"/>
    <w:rsid w:val="002D531D"/>
    <w:rsid w:val="002D62A2"/>
    <w:rsid w:val="002D7F1B"/>
    <w:rsid w:val="002E2501"/>
    <w:rsid w:val="002F1C2C"/>
    <w:rsid w:val="002F47F3"/>
    <w:rsid w:val="002F613C"/>
    <w:rsid w:val="00311851"/>
    <w:rsid w:val="00313195"/>
    <w:rsid w:val="003209EC"/>
    <w:rsid w:val="00320EF8"/>
    <w:rsid w:val="00323CF0"/>
    <w:rsid w:val="00325699"/>
    <w:rsid w:val="00331041"/>
    <w:rsid w:val="00344A74"/>
    <w:rsid w:val="00350D58"/>
    <w:rsid w:val="00354039"/>
    <w:rsid w:val="00356945"/>
    <w:rsid w:val="00361344"/>
    <w:rsid w:val="003662D7"/>
    <w:rsid w:val="00366B7F"/>
    <w:rsid w:val="00370813"/>
    <w:rsid w:val="0037176A"/>
    <w:rsid w:val="00385D25"/>
    <w:rsid w:val="00387098"/>
    <w:rsid w:val="00390592"/>
    <w:rsid w:val="00390AB9"/>
    <w:rsid w:val="00391D36"/>
    <w:rsid w:val="0039206D"/>
    <w:rsid w:val="003929C6"/>
    <w:rsid w:val="003B160F"/>
    <w:rsid w:val="003B2316"/>
    <w:rsid w:val="003B2BF6"/>
    <w:rsid w:val="003C4784"/>
    <w:rsid w:val="003C4A8A"/>
    <w:rsid w:val="003C7329"/>
    <w:rsid w:val="003C73B2"/>
    <w:rsid w:val="003D0F01"/>
    <w:rsid w:val="003D6995"/>
    <w:rsid w:val="003E4522"/>
    <w:rsid w:val="003E481E"/>
    <w:rsid w:val="003E4B46"/>
    <w:rsid w:val="003E5E30"/>
    <w:rsid w:val="003E73F8"/>
    <w:rsid w:val="003F1F7B"/>
    <w:rsid w:val="003F70BE"/>
    <w:rsid w:val="003F70FF"/>
    <w:rsid w:val="003F717A"/>
    <w:rsid w:val="003F7BE6"/>
    <w:rsid w:val="00404B36"/>
    <w:rsid w:val="0040550F"/>
    <w:rsid w:val="00406D49"/>
    <w:rsid w:val="00413019"/>
    <w:rsid w:val="004147CF"/>
    <w:rsid w:val="0041596A"/>
    <w:rsid w:val="00420C88"/>
    <w:rsid w:val="004218E9"/>
    <w:rsid w:val="00424006"/>
    <w:rsid w:val="00425423"/>
    <w:rsid w:val="00426042"/>
    <w:rsid w:val="00426B43"/>
    <w:rsid w:val="00430989"/>
    <w:rsid w:val="00431FE1"/>
    <w:rsid w:val="0043609E"/>
    <w:rsid w:val="00436ECA"/>
    <w:rsid w:val="004406CF"/>
    <w:rsid w:val="00440D13"/>
    <w:rsid w:val="004415DF"/>
    <w:rsid w:val="00443400"/>
    <w:rsid w:val="00444EAC"/>
    <w:rsid w:val="00454CC6"/>
    <w:rsid w:val="00457268"/>
    <w:rsid w:val="00464A7A"/>
    <w:rsid w:val="00472AB8"/>
    <w:rsid w:val="00483E07"/>
    <w:rsid w:val="0048483E"/>
    <w:rsid w:val="00494F4D"/>
    <w:rsid w:val="004A0BFE"/>
    <w:rsid w:val="004A3185"/>
    <w:rsid w:val="004A3D14"/>
    <w:rsid w:val="004B159C"/>
    <w:rsid w:val="004B3A59"/>
    <w:rsid w:val="004B3FCA"/>
    <w:rsid w:val="004C0074"/>
    <w:rsid w:val="004D0747"/>
    <w:rsid w:val="004D2627"/>
    <w:rsid w:val="004E19A0"/>
    <w:rsid w:val="004E2749"/>
    <w:rsid w:val="004E674C"/>
    <w:rsid w:val="004F2614"/>
    <w:rsid w:val="004F3574"/>
    <w:rsid w:val="004F4A63"/>
    <w:rsid w:val="005017E5"/>
    <w:rsid w:val="00515C60"/>
    <w:rsid w:val="00520374"/>
    <w:rsid w:val="005228F7"/>
    <w:rsid w:val="00532217"/>
    <w:rsid w:val="00537705"/>
    <w:rsid w:val="00544C56"/>
    <w:rsid w:val="005456AB"/>
    <w:rsid w:val="00546712"/>
    <w:rsid w:val="00551916"/>
    <w:rsid w:val="00551AAD"/>
    <w:rsid w:val="00551ABA"/>
    <w:rsid w:val="005538A9"/>
    <w:rsid w:val="0055629F"/>
    <w:rsid w:val="005606DD"/>
    <w:rsid w:val="00562E50"/>
    <w:rsid w:val="00563C96"/>
    <w:rsid w:val="00571064"/>
    <w:rsid w:val="00574A0C"/>
    <w:rsid w:val="005754E3"/>
    <w:rsid w:val="00580E2C"/>
    <w:rsid w:val="005825C4"/>
    <w:rsid w:val="005841F9"/>
    <w:rsid w:val="00585CB1"/>
    <w:rsid w:val="00585E8B"/>
    <w:rsid w:val="0059379D"/>
    <w:rsid w:val="0059392B"/>
    <w:rsid w:val="005A00D5"/>
    <w:rsid w:val="005A0671"/>
    <w:rsid w:val="005A2C09"/>
    <w:rsid w:val="005A5207"/>
    <w:rsid w:val="005A7958"/>
    <w:rsid w:val="005B0803"/>
    <w:rsid w:val="005B0931"/>
    <w:rsid w:val="005B28EE"/>
    <w:rsid w:val="005B490E"/>
    <w:rsid w:val="005B4942"/>
    <w:rsid w:val="005B5BD9"/>
    <w:rsid w:val="005B6ABF"/>
    <w:rsid w:val="005C017E"/>
    <w:rsid w:val="005D390B"/>
    <w:rsid w:val="005D404C"/>
    <w:rsid w:val="005D4E89"/>
    <w:rsid w:val="005D62EF"/>
    <w:rsid w:val="005D6BE1"/>
    <w:rsid w:val="005D7D1C"/>
    <w:rsid w:val="005E0122"/>
    <w:rsid w:val="005E4713"/>
    <w:rsid w:val="005E596A"/>
    <w:rsid w:val="005F301C"/>
    <w:rsid w:val="005F5442"/>
    <w:rsid w:val="005F7397"/>
    <w:rsid w:val="006026A2"/>
    <w:rsid w:val="00602FF6"/>
    <w:rsid w:val="0060577F"/>
    <w:rsid w:val="00611354"/>
    <w:rsid w:val="00613BC3"/>
    <w:rsid w:val="00614A0C"/>
    <w:rsid w:val="00622520"/>
    <w:rsid w:val="00622FCD"/>
    <w:rsid w:val="00623EFA"/>
    <w:rsid w:val="00625B51"/>
    <w:rsid w:val="00625DAD"/>
    <w:rsid w:val="00627B85"/>
    <w:rsid w:val="00632A77"/>
    <w:rsid w:val="00634224"/>
    <w:rsid w:val="00636010"/>
    <w:rsid w:val="0064120A"/>
    <w:rsid w:val="006425EA"/>
    <w:rsid w:val="00644EC0"/>
    <w:rsid w:val="00646C04"/>
    <w:rsid w:val="00651D4D"/>
    <w:rsid w:val="0066036C"/>
    <w:rsid w:val="006639E7"/>
    <w:rsid w:val="006749ED"/>
    <w:rsid w:val="00684693"/>
    <w:rsid w:val="006852A8"/>
    <w:rsid w:val="00685455"/>
    <w:rsid w:val="00686FCE"/>
    <w:rsid w:val="006907ED"/>
    <w:rsid w:val="00692506"/>
    <w:rsid w:val="0069752D"/>
    <w:rsid w:val="006A0F3B"/>
    <w:rsid w:val="006A71C1"/>
    <w:rsid w:val="006A7444"/>
    <w:rsid w:val="006B0151"/>
    <w:rsid w:val="006B1296"/>
    <w:rsid w:val="006B4DA2"/>
    <w:rsid w:val="006B68A4"/>
    <w:rsid w:val="006C285C"/>
    <w:rsid w:val="006C4B6C"/>
    <w:rsid w:val="006C51A8"/>
    <w:rsid w:val="006C7638"/>
    <w:rsid w:val="006D1177"/>
    <w:rsid w:val="006D1A5F"/>
    <w:rsid w:val="006D61B7"/>
    <w:rsid w:val="006E3D51"/>
    <w:rsid w:val="006F159F"/>
    <w:rsid w:val="006F64A2"/>
    <w:rsid w:val="006F68C5"/>
    <w:rsid w:val="0070298D"/>
    <w:rsid w:val="00704E62"/>
    <w:rsid w:val="007072E7"/>
    <w:rsid w:val="0071149D"/>
    <w:rsid w:val="00714A3B"/>
    <w:rsid w:val="00720DFA"/>
    <w:rsid w:val="00722E38"/>
    <w:rsid w:val="00724CE4"/>
    <w:rsid w:val="00733EBB"/>
    <w:rsid w:val="00737DFB"/>
    <w:rsid w:val="0074203B"/>
    <w:rsid w:val="007431A3"/>
    <w:rsid w:val="00744A92"/>
    <w:rsid w:val="00751463"/>
    <w:rsid w:val="00761D1F"/>
    <w:rsid w:val="00761E77"/>
    <w:rsid w:val="0076721C"/>
    <w:rsid w:val="0077153E"/>
    <w:rsid w:val="00771F0F"/>
    <w:rsid w:val="00774811"/>
    <w:rsid w:val="007749E7"/>
    <w:rsid w:val="00776446"/>
    <w:rsid w:val="00776752"/>
    <w:rsid w:val="00777275"/>
    <w:rsid w:val="00783BA2"/>
    <w:rsid w:val="007851EB"/>
    <w:rsid w:val="00785B4E"/>
    <w:rsid w:val="00786541"/>
    <w:rsid w:val="00790AA5"/>
    <w:rsid w:val="00792034"/>
    <w:rsid w:val="00793500"/>
    <w:rsid w:val="007A1CCD"/>
    <w:rsid w:val="007A30A6"/>
    <w:rsid w:val="007A7DA7"/>
    <w:rsid w:val="007B56BA"/>
    <w:rsid w:val="007B6398"/>
    <w:rsid w:val="007B65D4"/>
    <w:rsid w:val="007C1C69"/>
    <w:rsid w:val="007C1F76"/>
    <w:rsid w:val="007C3E4C"/>
    <w:rsid w:val="007C3FF1"/>
    <w:rsid w:val="007D22BB"/>
    <w:rsid w:val="007D3593"/>
    <w:rsid w:val="007D67A4"/>
    <w:rsid w:val="007E08EC"/>
    <w:rsid w:val="007E1289"/>
    <w:rsid w:val="007E4192"/>
    <w:rsid w:val="007E5928"/>
    <w:rsid w:val="007E5EF1"/>
    <w:rsid w:val="007E6132"/>
    <w:rsid w:val="007F116C"/>
    <w:rsid w:val="007F1B59"/>
    <w:rsid w:val="007F3443"/>
    <w:rsid w:val="007F38D4"/>
    <w:rsid w:val="007F4568"/>
    <w:rsid w:val="00802CCE"/>
    <w:rsid w:val="00804EF6"/>
    <w:rsid w:val="00804F13"/>
    <w:rsid w:val="00807DB6"/>
    <w:rsid w:val="008141BB"/>
    <w:rsid w:val="0082060E"/>
    <w:rsid w:val="008227C4"/>
    <w:rsid w:val="00832071"/>
    <w:rsid w:val="008327B3"/>
    <w:rsid w:val="00833A81"/>
    <w:rsid w:val="008410D0"/>
    <w:rsid w:val="00843160"/>
    <w:rsid w:val="00844EBB"/>
    <w:rsid w:val="008556CD"/>
    <w:rsid w:val="00855AE4"/>
    <w:rsid w:val="00861077"/>
    <w:rsid w:val="00861A35"/>
    <w:rsid w:val="00861DC9"/>
    <w:rsid w:val="00870AA4"/>
    <w:rsid w:val="00874958"/>
    <w:rsid w:val="00875FCE"/>
    <w:rsid w:val="0088338C"/>
    <w:rsid w:val="0088494E"/>
    <w:rsid w:val="00890F9A"/>
    <w:rsid w:val="00891591"/>
    <w:rsid w:val="008918FA"/>
    <w:rsid w:val="00897D39"/>
    <w:rsid w:val="008A47CA"/>
    <w:rsid w:val="008A4D63"/>
    <w:rsid w:val="008A6B5B"/>
    <w:rsid w:val="008A7F9F"/>
    <w:rsid w:val="008B0C55"/>
    <w:rsid w:val="008B0D7D"/>
    <w:rsid w:val="008B598A"/>
    <w:rsid w:val="008B6B6C"/>
    <w:rsid w:val="008B74C3"/>
    <w:rsid w:val="008C05F9"/>
    <w:rsid w:val="008C28B9"/>
    <w:rsid w:val="008C3C69"/>
    <w:rsid w:val="008C55B5"/>
    <w:rsid w:val="008C5CE5"/>
    <w:rsid w:val="008D0102"/>
    <w:rsid w:val="008D0DF4"/>
    <w:rsid w:val="008D1510"/>
    <w:rsid w:val="008D7D68"/>
    <w:rsid w:val="008E1BDD"/>
    <w:rsid w:val="008E3CA0"/>
    <w:rsid w:val="008F0934"/>
    <w:rsid w:val="008F4E40"/>
    <w:rsid w:val="008F7AFA"/>
    <w:rsid w:val="00901AC5"/>
    <w:rsid w:val="00901D93"/>
    <w:rsid w:val="00902D50"/>
    <w:rsid w:val="0090399F"/>
    <w:rsid w:val="009069AF"/>
    <w:rsid w:val="00910856"/>
    <w:rsid w:val="00910B2C"/>
    <w:rsid w:val="00912E33"/>
    <w:rsid w:val="00914941"/>
    <w:rsid w:val="00916DBA"/>
    <w:rsid w:val="00925766"/>
    <w:rsid w:val="00925BDE"/>
    <w:rsid w:val="00931CEB"/>
    <w:rsid w:val="00932112"/>
    <w:rsid w:val="00933C44"/>
    <w:rsid w:val="00934FAE"/>
    <w:rsid w:val="00940DD3"/>
    <w:rsid w:val="00941D09"/>
    <w:rsid w:val="00942B77"/>
    <w:rsid w:val="00944B0D"/>
    <w:rsid w:val="00945C66"/>
    <w:rsid w:val="0094613A"/>
    <w:rsid w:val="0094662A"/>
    <w:rsid w:val="00955886"/>
    <w:rsid w:val="009618F7"/>
    <w:rsid w:val="0096364F"/>
    <w:rsid w:val="009658C8"/>
    <w:rsid w:val="00965B79"/>
    <w:rsid w:val="009767FB"/>
    <w:rsid w:val="00977179"/>
    <w:rsid w:val="00977BFE"/>
    <w:rsid w:val="00977FAA"/>
    <w:rsid w:val="00984F0F"/>
    <w:rsid w:val="00986BF5"/>
    <w:rsid w:val="00992057"/>
    <w:rsid w:val="00994D96"/>
    <w:rsid w:val="009952E5"/>
    <w:rsid w:val="00995DD9"/>
    <w:rsid w:val="009961D0"/>
    <w:rsid w:val="009967DE"/>
    <w:rsid w:val="009A1169"/>
    <w:rsid w:val="009B0890"/>
    <w:rsid w:val="009B4587"/>
    <w:rsid w:val="009B5D90"/>
    <w:rsid w:val="009C0871"/>
    <w:rsid w:val="009C1C34"/>
    <w:rsid w:val="009C2B3A"/>
    <w:rsid w:val="009C4136"/>
    <w:rsid w:val="009C51E4"/>
    <w:rsid w:val="009C5BC0"/>
    <w:rsid w:val="009C69FC"/>
    <w:rsid w:val="009C7743"/>
    <w:rsid w:val="009D29FC"/>
    <w:rsid w:val="009E6665"/>
    <w:rsid w:val="009E743B"/>
    <w:rsid w:val="009F2AB9"/>
    <w:rsid w:val="009F3859"/>
    <w:rsid w:val="009F4700"/>
    <w:rsid w:val="009F4729"/>
    <w:rsid w:val="009F4F3C"/>
    <w:rsid w:val="00A02571"/>
    <w:rsid w:val="00A042BD"/>
    <w:rsid w:val="00A055B4"/>
    <w:rsid w:val="00A0760A"/>
    <w:rsid w:val="00A161AB"/>
    <w:rsid w:val="00A170E2"/>
    <w:rsid w:val="00A17A6C"/>
    <w:rsid w:val="00A20178"/>
    <w:rsid w:val="00A21717"/>
    <w:rsid w:val="00A23CCE"/>
    <w:rsid w:val="00A2510F"/>
    <w:rsid w:val="00A26AF6"/>
    <w:rsid w:val="00A33FEC"/>
    <w:rsid w:val="00A34B43"/>
    <w:rsid w:val="00A37CB8"/>
    <w:rsid w:val="00A42F37"/>
    <w:rsid w:val="00A456AA"/>
    <w:rsid w:val="00A464CC"/>
    <w:rsid w:val="00A4662B"/>
    <w:rsid w:val="00A51D52"/>
    <w:rsid w:val="00A61838"/>
    <w:rsid w:val="00A6460D"/>
    <w:rsid w:val="00A666D5"/>
    <w:rsid w:val="00A66E20"/>
    <w:rsid w:val="00A702AE"/>
    <w:rsid w:val="00A70C0A"/>
    <w:rsid w:val="00A72151"/>
    <w:rsid w:val="00A7780B"/>
    <w:rsid w:val="00A84355"/>
    <w:rsid w:val="00A903BB"/>
    <w:rsid w:val="00A91650"/>
    <w:rsid w:val="00A957D3"/>
    <w:rsid w:val="00A958C8"/>
    <w:rsid w:val="00AA5DFD"/>
    <w:rsid w:val="00AA68E0"/>
    <w:rsid w:val="00AB48A3"/>
    <w:rsid w:val="00AB7DD2"/>
    <w:rsid w:val="00AC138C"/>
    <w:rsid w:val="00AC2A12"/>
    <w:rsid w:val="00AC516E"/>
    <w:rsid w:val="00AC55B7"/>
    <w:rsid w:val="00AC5E2F"/>
    <w:rsid w:val="00AC652D"/>
    <w:rsid w:val="00AD07A8"/>
    <w:rsid w:val="00AD17F8"/>
    <w:rsid w:val="00AD4A37"/>
    <w:rsid w:val="00AE53EE"/>
    <w:rsid w:val="00AE746B"/>
    <w:rsid w:val="00AF0884"/>
    <w:rsid w:val="00AF0AAA"/>
    <w:rsid w:val="00AF2FB2"/>
    <w:rsid w:val="00AF30D5"/>
    <w:rsid w:val="00AF3E6A"/>
    <w:rsid w:val="00AF43B9"/>
    <w:rsid w:val="00AF4459"/>
    <w:rsid w:val="00AF477B"/>
    <w:rsid w:val="00AF574A"/>
    <w:rsid w:val="00AF61CE"/>
    <w:rsid w:val="00AF654D"/>
    <w:rsid w:val="00B001DE"/>
    <w:rsid w:val="00B00754"/>
    <w:rsid w:val="00B03B14"/>
    <w:rsid w:val="00B11004"/>
    <w:rsid w:val="00B131A9"/>
    <w:rsid w:val="00B168B3"/>
    <w:rsid w:val="00B20030"/>
    <w:rsid w:val="00B20DED"/>
    <w:rsid w:val="00B21CFC"/>
    <w:rsid w:val="00B22086"/>
    <w:rsid w:val="00B26C27"/>
    <w:rsid w:val="00B26C5C"/>
    <w:rsid w:val="00B30025"/>
    <w:rsid w:val="00B35150"/>
    <w:rsid w:val="00B3572B"/>
    <w:rsid w:val="00B4321C"/>
    <w:rsid w:val="00B43913"/>
    <w:rsid w:val="00B448B2"/>
    <w:rsid w:val="00B45E56"/>
    <w:rsid w:val="00B46396"/>
    <w:rsid w:val="00B4749B"/>
    <w:rsid w:val="00B50611"/>
    <w:rsid w:val="00B540C1"/>
    <w:rsid w:val="00B56607"/>
    <w:rsid w:val="00B72AD2"/>
    <w:rsid w:val="00B74A17"/>
    <w:rsid w:val="00B76E7A"/>
    <w:rsid w:val="00B853A6"/>
    <w:rsid w:val="00B95F01"/>
    <w:rsid w:val="00B97E8D"/>
    <w:rsid w:val="00BA0EE2"/>
    <w:rsid w:val="00BA2314"/>
    <w:rsid w:val="00BA2F48"/>
    <w:rsid w:val="00BA376A"/>
    <w:rsid w:val="00BA430A"/>
    <w:rsid w:val="00BB0E60"/>
    <w:rsid w:val="00BB1F0A"/>
    <w:rsid w:val="00BB436C"/>
    <w:rsid w:val="00BC38BF"/>
    <w:rsid w:val="00BC643C"/>
    <w:rsid w:val="00BC7BD1"/>
    <w:rsid w:val="00BC7CE9"/>
    <w:rsid w:val="00BD136E"/>
    <w:rsid w:val="00BD272B"/>
    <w:rsid w:val="00BE0521"/>
    <w:rsid w:val="00BE26D8"/>
    <w:rsid w:val="00BE3505"/>
    <w:rsid w:val="00BE5DC2"/>
    <w:rsid w:val="00BF2147"/>
    <w:rsid w:val="00BF46D4"/>
    <w:rsid w:val="00C0531D"/>
    <w:rsid w:val="00C14E4A"/>
    <w:rsid w:val="00C17D33"/>
    <w:rsid w:val="00C23819"/>
    <w:rsid w:val="00C26C82"/>
    <w:rsid w:val="00C30464"/>
    <w:rsid w:val="00C3125E"/>
    <w:rsid w:val="00C31FC1"/>
    <w:rsid w:val="00C41822"/>
    <w:rsid w:val="00C4360C"/>
    <w:rsid w:val="00C5225F"/>
    <w:rsid w:val="00C52AD2"/>
    <w:rsid w:val="00C53454"/>
    <w:rsid w:val="00C53F43"/>
    <w:rsid w:val="00C6251D"/>
    <w:rsid w:val="00C634C4"/>
    <w:rsid w:val="00C64969"/>
    <w:rsid w:val="00C708F6"/>
    <w:rsid w:val="00C74C46"/>
    <w:rsid w:val="00C75412"/>
    <w:rsid w:val="00C8179D"/>
    <w:rsid w:val="00C83A84"/>
    <w:rsid w:val="00C85394"/>
    <w:rsid w:val="00C85B19"/>
    <w:rsid w:val="00C9033C"/>
    <w:rsid w:val="00C952A5"/>
    <w:rsid w:val="00CA3A0A"/>
    <w:rsid w:val="00CA4151"/>
    <w:rsid w:val="00CA6279"/>
    <w:rsid w:val="00CB1B91"/>
    <w:rsid w:val="00CB39AA"/>
    <w:rsid w:val="00CB3CA0"/>
    <w:rsid w:val="00CB7ABF"/>
    <w:rsid w:val="00CC11E4"/>
    <w:rsid w:val="00CC49AB"/>
    <w:rsid w:val="00CC5607"/>
    <w:rsid w:val="00CC5EC2"/>
    <w:rsid w:val="00CD43E3"/>
    <w:rsid w:val="00CE1FF7"/>
    <w:rsid w:val="00CE5676"/>
    <w:rsid w:val="00CF0099"/>
    <w:rsid w:val="00CF1BDE"/>
    <w:rsid w:val="00D12793"/>
    <w:rsid w:val="00D17939"/>
    <w:rsid w:val="00D17A17"/>
    <w:rsid w:val="00D40F8B"/>
    <w:rsid w:val="00D423AC"/>
    <w:rsid w:val="00D464E0"/>
    <w:rsid w:val="00D47F21"/>
    <w:rsid w:val="00D52B2B"/>
    <w:rsid w:val="00D55E08"/>
    <w:rsid w:val="00D64D76"/>
    <w:rsid w:val="00D6683E"/>
    <w:rsid w:val="00D710F4"/>
    <w:rsid w:val="00D719CE"/>
    <w:rsid w:val="00D74D87"/>
    <w:rsid w:val="00D76A71"/>
    <w:rsid w:val="00D81097"/>
    <w:rsid w:val="00D82EA2"/>
    <w:rsid w:val="00D861F2"/>
    <w:rsid w:val="00D9464D"/>
    <w:rsid w:val="00D95BF5"/>
    <w:rsid w:val="00DA185F"/>
    <w:rsid w:val="00DA2FC4"/>
    <w:rsid w:val="00DA3E20"/>
    <w:rsid w:val="00DA68D5"/>
    <w:rsid w:val="00DB0193"/>
    <w:rsid w:val="00DB02BC"/>
    <w:rsid w:val="00DB0810"/>
    <w:rsid w:val="00DB0C67"/>
    <w:rsid w:val="00DB4528"/>
    <w:rsid w:val="00DB5265"/>
    <w:rsid w:val="00DB6B43"/>
    <w:rsid w:val="00DC1A61"/>
    <w:rsid w:val="00DC565F"/>
    <w:rsid w:val="00DC5FBD"/>
    <w:rsid w:val="00DC6802"/>
    <w:rsid w:val="00DD3395"/>
    <w:rsid w:val="00DD655A"/>
    <w:rsid w:val="00DE05BA"/>
    <w:rsid w:val="00DE0AB5"/>
    <w:rsid w:val="00DE2959"/>
    <w:rsid w:val="00DE7E82"/>
    <w:rsid w:val="00DF61CA"/>
    <w:rsid w:val="00E020E7"/>
    <w:rsid w:val="00E06D2A"/>
    <w:rsid w:val="00E1617E"/>
    <w:rsid w:val="00E20660"/>
    <w:rsid w:val="00E2080D"/>
    <w:rsid w:val="00E21FCD"/>
    <w:rsid w:val="00E243D9"/>
    <w:rsid w:val="00E24E5E"/>
    <w:rsid w:val="00E271C7"/>
    <w:rsid w:val="00E3696E"/>
    <w:rsid w:val="00E41B54"/>
    <w:rsid w:val="00E41FFD"/>
    <w:rsid w:val="00E43DA3"/>
    <w:rsid w:val="00E500A4"/>
    <w:rsid w:val="00E53939"/>
    <w:rsid w:val="00E55BF3"/>
    <w:rsid w:val="00E60146"/>
    <w:rsid w:val="00E60435"/>
    <w:rsid w:val="00E60C06"/>
    <w:rsid w:val="00E635A8"/>
    <w:rsid w:val="00E71DC9"/>
    <w:rsid w:val="00E75B87"/>
    <w:rsid w:val="00E77980"/>
    <w:rsid w:val="00E845B5"/>
    <w:rsid w:val="00E85B54"/>
    <w:rsid w:val="00E87BC3"/>
    <w:rsid w:val="00E936BF"/>
    <w:rsid w:val="00EA24BB"/>
    <w:rsid w:val="00EA37BA"/>
    <w:rsid w:val="00EA415B"/>
    <w:rsid w:val="00EB172D"/>
    <w:rsid w:val="00EB22BE"/>
    <w:rsid w:val="00EC0F89"/>
    <w:rsid w:val="00EC5792"/>
    <w:rsid w:val="00ED065D"/>
    <w:rsid w:val="00ED5A5E"/>
    <w:rsid w:val="00ED61FD"/>
    <w:rsid w:val="00ED6F7F"/>
    <w:rsid w:val="00ED754A"/>
    <w:rsid w:val="00ED762C"/>
    <w:rsid w:val="00EE4596"/>
    <w:rsid w:val="00EF0CF3"/>
    <w:rsid w:val="00EF7612"/>
    <w:rsid w:val="00F00698"/>
    <w:rsid w:val="00F00ED5"/>
    <w:rsid w:val="00F01BB4"/>
    <w:rsid w:val="00F02970"/>
    <w:rsid w:val="00F02A92"/>
    <w:rsid w:val="00F12FF6"/>
    <w:rsid w:val="00F23F3D"/>
    <w:rsid w:val="00F250A2"/>
    <w:rsid w:val="00F3041C"/>
    <w:rsid w:val="00F31024"/>
    <w:rsid w:val="00F32F12"/>
    <w:rsid w:val="00F41615"/>
    <w:rsid w:val="00F43AF3"/>
    <w:rsid w:val="00F45211"/>
    <w:rsid w:val="00F469C6"/>
    <w:rsid w:val="00F46BE0"/>
    <w:rsid w:val="00F4778C"/>
    <w:rsid w:val="00F50E7C"/>
    <w:rsid w:val="00F5378B"/>
    <w:rsid w:val="00F55DC2"/>
    <w:rsid w:val="00F56EA9"/>
    <w:rsid w:val="00F5767A"/>
    <w:rsid w:val="00F6202F"/>
    <w:rsid w:val="00F631D5"/>
    <w:rsid w:val="00F65570"/>
    <w:rsid w:val="00F678E7"/>
    <w:rsid w:val="00F717A2"/>
    <w:rsid w:val="00F72A18"/>
    <w:rsid w:val="00F73518"/>
    <w:rsid w:val="00F822F0"/>
    <w:rsid w:val="00F836CA"/>
    <w:rsid w:val="00F84678"/>
    <w:rsid w:val="00F8563E"/>
    <w:rsid w:val="00F95CC4"/>
    <w:rsid w:val="00FA050D"/>
    <w:rsid w:val="00FA2FE0"/>
    <w:rsid w:val="00FA3646"/>
    <w:rsid w:val="00FA60F1"/>
    <w:rsid w:val="00FB3D3D"/>
    <w:rsid w:val="00FB41BA"/>
    <w:rsid w:val="00FB4A49"/>
    <w:rsid w:val="00FB5EAC"/>
    <w:rsid w:val="00FB6CEC"/>
    <w:rsid w:val="00FC0F6A"/>
    <w:rsid w:val="00FC1824"/>
    <w:rsid w:val="00FC18F1"/>
    <w:rsid w:val="00FC292A"/>
    <w:rsid w:val="00FC7231"/>
    <w:rsid w:val="00FD0D90"/>
    <w:rsid w:val="00FD46F2"/>
    <w:rsid w:val="00FD4EA9"/>
    <w:rsid w:val="00FD77C3"/>
    <w:rsid w:val="00FE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D1951"/>
  <w15:chartTrackingRefBased/>
  <w15:docId w15:val="{60D39A6F-BA38-439A-BC3D-018A10D2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56BD1"/>
    <w:pPr>
      <w:ind w:left="720"/>
      <w:contextualSpacing/>
    </w:pPr>
  </w:style>
  <w:style w:type="character" w:styleId="Hyperlink">
    <w:name w:val="Hyperlink"/>
    <w:basedOn w:val="Absatz-Standardschriftart"/>
    <w:uiPriority w:val="99"/>
    <w:semiHidden/>
    <w:unhideWhenUsed/>
    <w:rsid w:val="00E75B87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F631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631D5"/>
  </w:style>
  <w:style w:type="paragraph" w:styleId="Fuzeile">
    <w:name w:val="footer"/>
    <w:basedOn w:val="Standard"/>
    <w:link w:val="FuzeileZchn"/>
    <w:uiPriority w:val="99"/>
    <w:unhideWhenUsed/>
    <w:rsid w:val="00F631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63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89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Friedemann Decker</dc:creator>
  <cp:keywords/>
  <dc:description/>
  <cp:lastModifiedBy>Friedemann Decker</cp:lastModifiedBy>
  <cp:revision>4</cp:revision>
  <cp:lastPrinted>2023-10-14T05:32:00Z</cp:lastPrinted>
  <dcterms:created xsi:type="dcterms:W3CDTF">2026-03-06T22:32:00Z</dcterms:created>
  <dcterms:modified xsi:type="dcterms:W3CDTF">2026-03-07T00:42:00Z</dcterms:modified>
</cp:coreProperties>
</file>